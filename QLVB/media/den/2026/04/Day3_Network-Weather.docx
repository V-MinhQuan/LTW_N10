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474140" cy="4124521"/>
            <wp:effectExtent b="0" l="0" r="0" t="0"/>
            <wp:docPr descr="/Users/anhtran/Desktop/Screenshot_1532286472.png" id="18" name="image2.png"/>
            <a:graphic>
              <a:graphicData uri="http://schemas.openxmlformats.org/drawingml/2006/picture">
                <pic:pic>
                  <pic:nvPicPr>
                    <pic:cNvPr descr="/Users/anhtran/Desktop/Screenshot_1532286472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140" cy="4124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Cấu trúc project: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2380045" cy="2979800"/>
            <wp:effectExtent b="0" l="0" r="0" t="0"/>
            <wp:docPr descr="/Users/anhtran/Desktop/Screen Shot 2018-07-23 at 2.11.27 AM.png" id="20" name="image4.png"/>
            <a:graphic>
              <a:graphicData uri="http://schemas.openxmlformats.org/drawingml/2006/picture">
                <pic:pic>
                  <pic:nvPicPr>
                    <pic:cNvPr descr="/Users/anhtran/Desktop/Screen Shot 2018-07-23 at 2.11.27 AM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0045" cy="29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File layout </w:t>
      </w:r>
      <w:r w:rsidDel="00000000" w:rsidR="00000000" w:rsidRPr="00000000">
        <w:rPr>
          <w:b w:val="1"/>
          <w:bCs w:val="1"/>
          <w:rtl w:val="0"/>
        </w:rPr>
        <w:t xml:space="preserve">activity_main.xml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35980" cy="7480300"/>
            <wp:effectExtent b="0" l="0" r="0" t="0"/>
            <wp:docPr descr="/Users/anhtran/Desktop/Screen Shot 2018-07-23 at 2.13.09 AM.png" id="19" name="image1.png"/>
            <a:graphic>
              <a:graphicData uri="http://schemas.openxmlformats.org/drawingml/2006/picture">
                <pic:pic>
                  <pic:nvPicPr>
                    <pic:cNvPr descr="/Users/anhtran/Desktop/Screen Shot 2018-07-23 at 2.13.09 AM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File layout </w:t>
      </w:r>
      <w:r w:rsidDel="00000000" w:rsidR="00000000" w:rsidRPr="00000000">
        <w:rPr>
          <w:b w:val="1"/>
          <w:bCs w:val="1"/>
          <w:rtl w:val="0"/>
        </w:rPr>
        <w:t xml:space="preserve">item_hour.xml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4032250"/>
            <wp:effectExtent b="0" l="0" r="0" t="0"/>
            <wp:docPr descr="../Desktop/Screen%20Shot%202018-07-27%20at%201.39.03%20PM.png" id="22" name="image3.png"/>
            <a:graphic>
              <a:graphicData uri="http://schemas.openxmlformats.org/drawingml/2006/picture">
                <pic:pic>
                  <pic:nvPicPr>
                    <pic:cNvPr descr="../Desktop/Screen%20Shot%202018-07-27%20at%201.39.03%20PM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935980" cy="1844040"/>
            <wp:effectExtent b="0" l="0" r="0" t="0"/>
            <wp:docPr descr="/Users/anhtran/Desktop/Screen Shot 2018-07-23 at 2.17.18 AM.png" id="21" name="image11.png"/>
            <a:graphic>
              <a:graphicData uri="http://schemas.openxmlformats.org/drawingml/2006/picture">
                <pic:pic>
                  <pic:nvPicPr>
                    <pic:cNvPr descr="/Users/anhtran/Desktop/Screen Shot 2018-07-23 at 2.17.18 AM.png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84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bookmarkStart w:colFirst="0" w:colLast="0" w:name="_heading=h.z3vv5jp136s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35980" cy="3095625"/>
            <wp:effectExtent b="0" l="0" r="0" t="0"/>
            <wp:docPr descr="/Users/anhtran/Desktop/Screen Shot 2018-07-23 at 2.17.35 AM.png" id="13" name="image6.png"/>
            <a:graphic>
              <a:graphicData uri="http://schemas.openxmlformats.org/drawingml/2006/picture">
                <pic:pic>
                  <pic:nvPicPr>
                    <pic:cNvPr descr="/Users/anhtran/Desktop/Screen Shot 2018-07-23 at 2.17.35 AM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935980" cy="1304290"/>
            <wp:effectExtent b="0" l="0" r="0" t="0"/>
            <wp:docPr descr="/Users/anhtran/Desktop/Screen Shot 2018-07-23 at 2.18.14 AM.png" id="12" name="image5.png"/>
            <a:graphic>
              <a:graphicData uri="http://schemas.openxmlformats.org/drawingml/2006/picture">
                <pic:pic>
                  <pic:nvPicPr>
                    <pic:cNvPr descr="/Users/anhtran/Desktop/Screen Shot 2018-07-23 at 2.18.14 AM.png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0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02232896"/>
          <w:tag w:val="goog_rdk_1"/>
        </w:sdtPr>
        <w:sdtContent>
          <w:ins w:author="Trương Lê Tấn" w:id="0" w:date="2026-02-10T09:24:08Z"/>
          <w:sdt>
            <w:sdtPr>
              <w:id w:val="136626326"/>
              <w:tag w:val="goog_rdk_2"/>
            </w:sdtPr>
            <w:sdtContent>
              <w:ins w:author="Trương Lê Tấn" w:id="0" w:date="2026-02-10T09:24:08Z"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rtl w:val="0"/>
                    <w:rPrChange w:author="Trương Lê Tấn" w:id="1" w:date="2026-02-10T09:24:08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Đổi nội dung API KEY: </w:t>
                </w:r>
              </w:ins>
            </w:sdtContent>
          </w:sdt>
          <w:ins w:author="Trương Lê Tấn" w:id="0" w:date="2026-02-10T09:24:08Z">
            <w:sdt>
              <w:sdtPr>
                <w:id w:val="909535224"/>
                <w:tag w:val="goog_rdk_3"/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2121"/>
                    <w:sz w:val="18"/>
                    <w:szCs w:val="18"/>
                    <w:highlight w:val="white"/>
                    <w:rtl w:val="0"/>
                    <w:rPrChange w:author="Trương Lê Tấn" w:id="1" w:date="2026-02-10T09:24:08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zpka_9ea61c3fb9ac41b8a14e84ae667274e3_de0348b1 hoặc theo API key của các nhân tại trang accuweather.com</w:t>
                </w:r>
              </w:sdtContent>
            </w:sdt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HourAdapter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965825" cy="3545205"/>
            <wp:effectExtent b="0" l="0" r="0" t="0"/>
            <wp:docPr descr="/Users/anhtran/Desktop/Screen Shot 2018-07-23 at 2.16.08 AM.png" id="15" name="image10.png"/>
            <a:graphic>
              <a:graphicData uri="http://schemas.openxmlformats.org/drawingml/2006/picture">
                <pic:pic>
                  <pic:nvPicPr>
                    <pic:cNvPr descr="/Users/anhtran/Desktop/Screen Shot 2018-07-23 at 2.16.08 AM.png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54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223635" cy="3215640"/>
            <wp:effectExtent b="0" l="0" r="0" t="0"/>
            <wp:docPr descr="/Users/anhtran/Desktop/Screen Shot 2018-07-23 at 2.16.18 AM.png" id="14" name="image7.png"/>
            <a:graphic>
              <a:graphicData uri="http://schemas.openxmlformats.org/drawingml/2006/picture">
                <pic:pic>
                  <pic:nvPicPr>
                    <pic:cNvPr descr="/Users/anhtran/Desktop/Screen Shot 2018-07-23 at 2.16.18 AM.png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321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MainActivity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935980" cy="2420620"/>
            <wp:effectExtent b="0" l="0" r="0" t="0"/>
            <wp:docPr descr="/Users/anhtran/Desktop/Screen Shot 2018-07-23 at 2.14.57 AM.png" id="17" name="image9.png"/>
            <a:graphic>
              <a:graphicData uri="http://schemas.openxmlformats.org/drawingml/2006/picture">
                <pic:pic>
                  <pic:nvPicPr>
                    <pic:cNvPr descr="/Users/anhtran/Desktop/Screen Shot 2018-07-23 at 2.14.57 AM.png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2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995035" cy="2997835"/>
            <wp:effectExtent b="0" l="0" r="0" t="0"/>
            <wp:docPr descr="/Users/anhtran/Desktop/Screen Shot 2018-07-23 at 2.15.16 AM.png" id="16" name="image8.png"/>
            <a:graphic>
              <a:graphicData uri="http://schemas.openxmlformats.org/drawingml/2006/picture">
                <pic:pic>
                  <pic:nvPicPr>
                    <pic:cNvPr descr="/Users/anhtran/Desktop/Screen Shot 2018-07-23 at 2.15.16 AM.png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299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25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25E51"/>
    <w:rPr>
      <w:rFonts w:ascii="Courier New" w:cs="Courier New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oU49YkHXeVsqcE8LYz2+N56SA==">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2018-07-22T19:11:00Z</dcterms:created>
  <dc:creator>Microsoft Office User</dc:creator>
</cp:coreProperties>
</file>